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p14 w16se w16cid w16 w16cex w16sdtdh w16sdtfl">
  <w:body>
    <w:p w:rsidR="6671DCF1" w:rsidP="49353E96" w:rsidRDefault="6671DCF1" w14:paraId="5AB7D32A" w14:textId="2DF8440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i w:val="1"/>
          <w:iCs w:val="1"/>
          <w:u w:val="single"/>
        </w:rPr>
      </w:pPr>
      <w:r w:rsidRPr="49353E96" w:rsidR="6671DCF1">
        <w:rPr>
          <w:i w:val="1"/>
          <w:iCs w:val="1"/>
          <w:u w:val="single"/>
        </w:rPr>
        <w:t>Notes</w:t>
      </w:r>
    </w:p>
    <w:p w:rsidR="206E3467" w:rsidP="49353E96" w:rsidRDefault="206E3467" w14:paraId="046DEDAB" w14:textId="1BA61E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9353E96" w:rsidR="206E3467">
        <w:rPr>
          <w:b w:val="1"/>
          <w:bCs w:val="1"/>
        </w:rPr>
        <w:t>XX SERV MMDDYYYY</w:t>
      </w:r>
      <w:r w:rsidRPr="49353E96" w:rsidR="0A1603FA">
        <w:rPr>
          <w:b w:val="1"/>
          <w:bCs w:val="1"/>
        </w:rPr>
        <w:t>:</w:t>
      </w:r>
      <w:r w:rsidR="0A1603FA">
        <w:rPr/>
        <w:t xml:space="preserve"> </w:t>
      </w:r>
      <w:r w:rsidR="206E3467">
        <w:rPr/>
        <w:t>Use thi</w:t>
      </w:r>
      <w:r w:rsidR="4CD6181A">
        <w:rPr/>
        <w:t xml:space="preserve">s as a regular treatment note for </w:t>
      </w:r>
      <w:r w:rsidR="0242B006">
        <w:rPr/>
        <w:t xml:space="preserve">all </w:t>
      </w:r>
      <w:r w:rsidR="206E3467">
        <w:rPr/>
        <w:t>early intervention visits.</w:t>
      </w:r>
      <w:r w:rsidR="1782D4B6">
        <w:rPr/>
        <w:t xml:space="preserve"> If a provider needs to use a second note type for activities in a visit, </w:t>
      </w:r>
      <w:r w:rsidR="1782D4B6">
        <w:rPr/>
        <w:t>providers</w:t>
      </w:r>
      <w:r w:rsidR="1782D4B6">
        <w:rPr/>
        <w:t xml:space="preserve"> will always still use this note.</w:t>
      </w:r>
    </w:p>
    <w:p w:rsidR="75741064" w:rsidP="49353E96" w:rsidRDefault="75741064" w14:paraId="05F9249E" w14:textId="34F70426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75741064">
        <w:rPr/>
        <w:t xml:space="preserve">Notes should </w:t>
      </w:r>
      <w:r w:rsidR="1883806C">
        <w:rPr/>
        <w:t>be renamed</w:t>
      </w:r>
      <w:r w:rsidR="75741064">
        <w:rPr/>
        <w:t xml:space="preserve"> to match the service being provided.</w:t>
      </w:r>
      <w:r w:rsidR="73EFB456">
        <w:rPr/>
        <w:t xml:space="preserve"> </w:t>
      </w:r>
    </w:p>
    <w:p w:rsidR="75741064" w:rsidP="49353E96" w:rsidRDefault="75741064" w14:paraId="0631A66B" w14:textId="47E0D041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75741064">
        <w:rPr/>
        <w:t xml:space="preserve">Access </w:t>
      </w:r>
      <w:hyperlink r:id="R5ada889d65764741">
        <w:r w:rsidRPr="49353E96" w:rsidR="75741064">
          <w:rPr>
            <w:rStyle w:val="Hyperlink"/>
          </w:rPr>
          <w:t>Note Naming Conventions</w:t>
        </w:r>
      </w:hyperlink>
      <w:r w:rsidR="75741064">
        <w:rPr/>
        <w:t xml:space="preserve"> </w:t>
      </w:r>
      <w:r w:rsidR="7114DF10">
        <w:rPr/>
        <w:t xml:space="preserve">for early intervention </w:t>
      </w:r>
      <w:r w:rsidR="75741064">
        <w:rPr/>
        <w:t>here.</w:t>
      </w:r>
    </w:p>
    <w:p w:rsidR="7BA67DE4" w:rsidP="49353E96" w:rsidRDefault="7BA67DE4" w14:paraId="4B404CFA" w14:textId="4ECE9A63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hyperlink r:id="R0f963bae1f1047ac">
        <w:r w:rsidRPr="49353E96" w:rsidR="7BA67DE4">
          <w:rPr>
            <w:rStyle w:val="Hyperlink"/>
          </w:rPr>
          <w:t>View an example</w:t>
        </w:r>
        <w:r w:rsidRPr="49353E96" w:rsidR="7BA67DE4">
          <w:rPr>
            <w:rStyle w:val="Hyperlink"/>
          </w:rPr>
          <w:t xml:space="preserve"> </w:t>
        </w:r>
        <w:r w:rsidRPr="49353E96" w:rsidR="1E6C8A4B">
          <w:rPr>
            <w:rStyle w:val="Hyperlink"/>
          </w:rPr>
          <w:t xml:space="preserve">of </w:t>
        </w:r>
        <w:r w:rsidRPr="49353E96" w:rsidR="1E6C8A4B">
          <w:rPr>
            <w:rStyle w:val="Hyperlink"/>
          </w:rPr>
          <w:t>correct</w:t>
        </w:r>
        <w:r w:rsidRPr="49353E96" w:rsidR="1E6C8A4B">
          <w:rPr>
            <w:rStyle w:val="Hyperlink"/>
          </w:rPr>
          <w:t xml:space="preserve"> note renaming</w:t>
        </w:r>
      </w:hyperlink>
      <w:r w:rsidR="1E6C8A4B">
        <w:rPr/>
        <w:t xml:space="preserve"> </w:t>
      </w:r>
      <w:r w:rsidR="7BA67DE4">
        <w:rPr/>
        <w:t>here.</w:t>
      </w:r>
    </w:p>
    <w:p w:rsidR="19855367" w:rsidP="49353E96" w:rsidRDefault="19855367" w14:paraId="02E63184" w14:textId="485E6320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9855367">
        <w:rPr/>
        <w:t xml:space="preserve">View an </w:t>
      </w:r>
      <w:hyperlink r:id="R35ee6e9e495d4f72">
        <w:r w:rsidRPr="49353E96" w:rsidR="19855367">
          <w:rPr>
            <w:rStyle w:val="Hyperlink"/>
          </w:rPr>
          <w:t xml:space="preserve">example of a </w:t>
        </w:r>
        <w:r w:rsidRPr="49353E96" w:rsidR="19855367">
          <w:rPr>
            <w:rStyle w:val="Hyperlink"/>
          </w:rPr>
          <w:t>treatment</w:t>
        </w:r>
        <w:r w:rsidRPr="49353E96" w:rsidR="19855367">
          <w:rPr>
            <w:rStyle w:val="Hyperlink"/>
          </w:rPr>
          <w:t xml:space="preserve"> note</w:t>
        </w:r>
      </w:hyperlink>
      <w:r w:rsidR="19855367">
        <w:rPr/>
        <w:t xml:space="preserve"> here. </w:t>
      </w:r>
    </w:p>
    <w:p w:rsidR="49353E96" w:rsidP="49353E96" w:rsidRDefault="49353E96" w14:paraId="649F8125" w14:textId="396BC5A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sz w:val="24"/>
          <w:szCs w:val="24"/>
        </w:rPr>
      </w:pPr>
    </w:p>
    <w:p w:rsidR="06E49306" w:rsidP="49353E96" w:rsidRDefault="06E49306" w14:paraId="5BE00A6D" w14:textId="76DB0B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9353E96" w:rsidR="06E493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Habilitative Treatment Note</w:t>
      </w:r>
      <w:r w:rsidRPr="49353E96" w:rsidR="3BBEF57F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:</w:t>
      </w:r>
      <w:r w:rsidRPr="49353E96" w:rsidR="3C3C2DC8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  <w:r w:rsidRPr="49353E96" w:rsidR="3C3C2DC8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Use </w:t>
      </w:r>
      <w:r w:rsidRPr="49353E96" w:rsidR="06E4930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this for </w:t>
      </w:r>
      <w:r w:rsidRPr="49353E96" w:rsidR="258CECA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regular treatment note for any</w:t>
      </w:r>
      <w:r w:rsidRPr="49353E96" w:rsidR="06E4930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children served outside of the CO EI program</w:t>
      </w:r>
      <w:r w:rsidRPr="49353E96" w:rsidR="695A660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.</w:t>
      </w:r>
    </w:p>
    <w:p w:rsidR="5B6CFDE2" w:rsidP="49353E96" w:rsidRDefault="5B6CFDE2" w14:paraId="52771CA5" w14:textId="6913BE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9353E96" w:rsidR="5B6CFDE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XX TEAM MMDDYYYY Attendance: </w:t>
      </w:r>
      <w:r w:rsidRPr="49353E96" w:rsidR="5B6CFDE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Use this whenever you attend a transdisciplinary teaming session.</w:t>
      </w:r>
    </w:p>
    <w:p w:rsidR="367022B0" w:rsidP="49353E96" w:rsidRDefault="367022B0" w14:paraId="281A8488" w14:textId="5EA6FA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9353E96" w:rsidR="367022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Transdisciplinary Teaming Note: </w:t>
      </w:r>
      <w:r w:rsidRPr="49353E96" w:rsidR="367022B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Use this when presenting a case during Team Meetings. This allows us to document strategies recommended as part of the client’s case.</w:t>
      </w:r>
    </w:p>
    <w:p w:rsidR="49353E96" w:rsidP="49353E96" w:rsidRDefault="49353E96" w14:paraId="22EF8893" w14:textId="493C6C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04F469FA" w:rsidP="49353E96" w:rsidRDefault="04F469FA" w14:paraId="5D3B0738" w14:textId="018CF9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  <w:u w:val="single"/>
        </w:rPr>
      </w:pPr>
      <w:r w:rsidRPr="49353E96" w:rsidR="04F469FA">
        <w:rPr>
          <w:rFonts w:ascii="Aptos" w:hAnsi="Aptos" w:eastAsia="Aptos" w:cs="Aptos" w:asciiTheme="minorAscii" w:hAnsiTheme="minorAscii" w:eastAsiaTheme="minorAscii" w:cstheme="minorAscii"/>
          <w:i w:val="1"/>
          <w:iCs w:val="1"/>
          <w:sz w:val="24"/>
          <w:szCs w:val="24"/>
          <w:u w:val="single"/>
        </w:rPr>
        <w:t>Reports</w:t>
      </w:r>
    </w:p>
    <w:p w:rsidR="0919AFA3" w:rsidP="49353E96" w:rsidRDefault="0919AFA3" w14:paraId="43BF9A65" w14:textId="5969C4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49353E96" w:rsidR="0919AF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Annual Evaluation &amp; Assessment</w:t>
      </w:r>
      <w:r w:rsidRPr="49353E96" w:rsidR="6FB9C0B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: </w:t>
      </w:r>
      <w:r w:rsidRPr="49353E96" w:rsidR="6FB9C0B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Use this for any evaluations or assessments within the Early Intervention Program</w:t>
      </w:r>
      <w:r w:rsidRPr="49353E96" w:rsidR="0186E7C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.</w:t>
      </w:r>
      <w:r w:rsidRPr="49353E96" w:rsidR="0186E7C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These reports are to be completed with the family</w:t>
      </w:r>
      <w:r w:rsidRPr="49353E96" w:rsidR="489F411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.</w:t>
      </w:r>
    </w:p>
    <w:p w:rsidR="6FB9C0BB" w:rsidP="49353E96" w:rsidRDefault="6FB9C0BB" w14:paraId="7554BC61" w14:textId="7479118D">
      <w:pPr>
        <w:pStyle w:val="ListParagraph"/>
        <w:numPr>
          <w:ilvl w:val="0"/>
          <w:numId w:val="5"/>
        </w:numPr>
        <w:bidi w:val="0"/>
        <w:spacing w:before="0" w:beforeAutospacing="off" w:after="15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9353E96" w:rsidR="6FB9C0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If a child is Categorically Eligible (CAT Eligible) for Early Intervention based on an </w:t>
      </w:r>
      <w:hyperlink r:id="R038c0394402a4f04">
        <w:r w:rsidRPr="49353E96" w:rsidR="6FB9C0BB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36DA3"/>
            <w:sz w:val="24"/>
            <w:szCs w:val="24"/>
            <w:u w:val="none"/>
            <w:lang w:val="en-US"/>
          </w:rPr>
          <w:t>established condition from the EI Colorado Established Condition database</w:t>
        </w:r>
      </w:hyperlink>
      <w:r w:rsidRPr="49353E96" w:rsidR="6FB9C0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the provider will complete an </w:t>
      </w:r>
      <w:r w:rsidRPr="49353E96" w:rsidR="6FB9C0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single"/>
          <w:lang w:val="en-US"/>
        </w:rPr>
        <w:t>Assessment</w:t>
      </w:r>
      <w:r w:rsidRPr="49353E96" w:rsidR="6FB9C0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. </w:t>
      </w:r>
    </w:p>
    <w:p w:rsidR="6FB9C0BB" w:rsidP="49353E96" w:rsidRDefault="6FB9C0BB" w14:paraId="6CEFA683" w14:textId="08B9E60D">
      <w:pPr>
        <w:pStyle w:val="ListParagraph"/>
        <w:numPr>
          <w:ilvl w:val="0"/>
          <w:numId w:val="5"/>
        </w:numPr>
        <w:bidi w:val="0"/>
        <w:spacing w:before="0" w:beforeAutospacing="off" w:after="15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9353E96" w:rsidR="6FB9C0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If the child is not Categorically Eligible (CAT Eligible) for Early Intervention, the provider will complete an </w:t>
      </w:r>
      <w:r w:rsidRPr="49353E96" w:rsidR="6FB9C0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single"/>
          <w:lang w:val="en-US"/>
        </w:rPr>
        <w:t xml:space="preserve">Evaluation </w:t>
      </w:r>
      <w:r w:rsidRPr="49353E96" w:rsidR="6FB9C0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within </w:t>
      </w:r>
      <w:r w:rsidRPr="49353E96" w:rsidR="6FB9C0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30 days</w:t>
      </w:r>
      <w:r w:rsidRPr="49353E96" w:rsidR="6FB9C0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of the IFSP's </w:t>
      </w:r>
      <w:r w:rsidRPr="49353E96" w:rsidR="6FB9C0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expiration</w:t>
      </w:r>
      <w:r w:rsidRPr="49353E96" w:rsidR="6FB9C0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date to </w:t>
      </w:r>
      <w:r w:rsidRPr="49353E96" w:rsidR="6FB9C0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determine</w:t>
      </w:r>
      <w:r w:rsidRPr="49353E96" w:rsidR="6FB9C0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if the child continues to qualify for services in the program.</w:t>
      </w:r>
      <w:r w:rsidRPr="49353E96" w:rsidR="3D587DD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</w:p>
    <w:p w:rsidR="0932107E" w:rsidP="49353E96" w:rsidRDefault="0932107E" w14:paraId="51FEE499" w14:textId="040DD547">
      <w:pPr>
        <w:pStyle w:val="ListParagraph"/>
        <w:numPr>
          <w:ilvl w:val="0"/>
          <w:numId w:val="5"/>
        </w:numPr>
        <w:bidi w:val="0"/>
        <w:spacing w:before="0" w:beforeAutospacing="off" w:after="15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9353E96" w:rsidR="093210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View an example of an </w:t>
      </w:r>
      <w:hyperlink r:id="R9028c5e5df5a4ca4">
        <w:r w:rsidRPr="49353E96" w:rsidR="0932107E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Annual Evaluation Report</w:t>
        </w:r>
      </w:hyperlink>
      <w:r w:rsidRPr="49353E96" w:rsidR="093210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here</w:t>
      </w:r>
    </w:p>
    <w:p w:rsidR="49353E96" w:rsidP="49353E96" w:rsidRDefault="49353E96" w14:paraId="58994D9B" w14:textId="75C6BCCA">
      <w:pPr>
        <w:pStyle w:val="ListParagraph"/>
        <w:bidi w:val="0"/>
        <w:spacing w:before="0" w:beforeAutospacing="off" w:after="150" w:afterAutospacing="off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6FB9C0BB" w:rsidP="49353E96" w:rsidRDefault="6FB9C0BB" w14:paraId="4BF79E32" w14:textId="72A666C8">
      <w:pPr>
        <w:bidi w:val="0"/>
        <w:spacing w:before="0" w:beforeAutospacing="off" w:after="150" w:afterAutospacing="off"/>
        <w:jc w:val="left"/>
      </w:pPr>
      <w:r w:rsidRPr="49353E96" w:rsidR="6FB9C0B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Global Outcomes Summary: </w:t>
      </w:r>
      <w:r w:rsidRPr="49353E96" w:rsidR="6FB9C0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Use this when </w:t>
      </w:r>
      <w:r w:rsidRPr="49353E96" w:rsidR="6FB9C0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participating</w:t>
      </w:r>
      <w:r w:rsidRPr="49353E96" w:rsidR="6FB9C0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in an IFSP review meeting</w:t>
      </w:r>
      <w:r w:rsidRPr="49353E96" w:rsidR="6E2BB32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with the family.</w:t>
      </w:r>
    </w:p>
    <w:p w:rsidR="010C78A4" w:rsidP="7FEF55A8" w:rsidRDefault="010C78A4" w14:paraId="252A00C6" w14:textId="5B43B6A1">
      <w:pPr>
        <w:pStyle w:val="ListParagraph"/>
        <w:numPr>
          <w:ilvl w:val="0"/>
          <w:numId w:val="6"/>
        </w:numPr>
        <w:bidi w:val="0"/>
        <w:spacing w:before="0" w:beforeAutospacing="off" w:after="15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highlight w:val="yellow"/>
          <w:lang w:val="en-US"/>
        </w:rPr>
      </w:pPr>
      <w:r w:rsidRPr="7FEF55A8" w:rsidR="4C5E723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View an example of a </w:t>
      </w:r>
      <w:hyperlink r:id="Ra3a34dfbfe1f4955">
        <w:r w:rsidRPr="7FEF55A8" w:rsidR="4C5E7236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Global Outcomes Summary Report here.</w:t>
        </w:r>
      </w:hyperlink>
    </w:p>
    <w:p w:rsidR="510B2AE1" w:rsidP="49353E96" w:rsidRDefault="510B2AE1" w14:paraId="6C8886B5" w14:textId="09EEE279">
      <w:pPr>
        <w:pStyle w:val="Normal"/>
        <w:bidi w:val="0"/>
        <w:spacing w:before="0" w:beforeAutospacing="off" w:after="15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9353E96" w:rsidR="510B2AE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Provider Transition Report:</w:t>
      </w:r>
      <w:r w:rsidRPr="49353E96" w:rsidR="510B2A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Use this when a child is planning to be evaluated by the preschool team. </w:t>
      </w:r>
      <w:r w:rsidRPr="49353E96" w:rsidR="1A1ECD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This report is to be completed with </w:t>
      </w:r>
      <w:r w:rsidRPr="49353E96" w:rsidR="612663B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the</w:t>
      </w:r>
      <w:r w:rsidRPr="49353E96" w:rsidR="1A1ECD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family</w:t>
      </w:r>
      <w:r w:rsidRPr="49353E96" w:rsidR="7F53F4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during a regularly scheduled visit.</w:t>
      </w:r>
    </w:p>
    <w:p w:rsidR="49353E96" w:rsidP="49353E96" w:rsidRDefault="49353E96" w14:paraId="2E1FD326" w14:textId="4A3E4579">
      <w:pPr>
        <w:pStyle w:val="Normal"/>
        <w:bidi w:val="0"/>
        <w:spacing w:before="0" w:beforeAutospacing="off" w:after="15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highlight w:val="yellow"/>
          <w:lang w:val="en-US"/>
        </w:rPr>
      </w:pPr>
    </w:p>
    <w:p w:rsidR="010C78A4" w:rsidP="49353E96" w:rsidRDefault="010C78A4" w14:paraId="19067A2B" w14:textId="7AC3573F">
      <w:pPr>
        <w:pStyle w:val="Normal"/>
        <w:bidi w:val="0"/>
        <w:spacing w:before="0" w:beforeAutospacing="off" w:after="15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49353E96" w:rsidR="010C78A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Insurance Evaluation Report: </w:t>
      </w:r>
      <w:r w:rsidRPr="49353E96" w:rsidR="010C78A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Use this when completing an </w:t>
      </w:r>
      <w:r w:rsidRPr="49353E96" w:rsidR="40E564B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evaluation for insurance</w:t>
      </w:r>
      <w:r w:rsidRPr="49353E96" w:rsidR="28C2EB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, outside of early intervention.</w:t>
      </w:r>
      <w:r w:rsidRPr="49353E96" w:rsidR="28C2EB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Insurance evaluations are booked for 2 hours to document 1 hour of time with the family and 1 hour of report writing time.</w:t>
      </w:r>
    </w:p>
    <w:p w:rsidR="24C9F301" w:rsidP="7FEF55A8" w:rsidRDefault="24C9F301" w14:paraId="31E61C82" w14:textId="32F1E3FE">
      <w:pPr>
        <w:pStyle w:val="ListParagraph"/>
        <w:numPr>
          <w:ilvl w:val="0"/>
          <w:numId w:val="7"/>
        </w:numPr>
        <w:bidi w:val="0"/>
        <w:spacing w:before="0" w:beforeAutospacing="off" w:after="15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7FEF55A8" w:rsidR="5FF42DD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View an example of an </w:t>
      </w:r>
      <w:hyperlink r:id="Rf1cce74e71ac46fb">
        <w:r w:rsidRPr="7FEF55A8" w:rsidR="5FF42DD6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Insurance Evaluation report here.</w:t>
        </w:r>
      </w:hyperlink>
      <w:r w:rsidRPr="7FEF55A8" w:rsidR="7ACD63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</w:p>
    <w:p w:rsidR="4117B7E4" w:rsidP="49353E96" w:rsidRDefault="4117B7E4" w14:paraId="1658EDB6" w14:textId="49524FA1">
      <w:pPr>
        <w:pStyle w:val="Normal"/>
        <w:bidi w:val="0"/>
        <w:spacing w:before="0" w:beforeAutospacing="off" w:after="150" w:afterAutospacing="off"/>
        <w:jc w:val="left"/>
      </w:pPr>
      <w:r w:rsidRPr="49353E96" w:rsidR="4117B7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Insurance Plan of Care:</w:t>
      </w:r>
      <w:r w:rsidRPr="49353E96" w:rsidR="4117B7E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49353E96" w:rsidR="3E56936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This must always </w:t>
      </w:r>
      <w:r w:rsidRPr="49353E96" w:rsidR="3E56936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accompany</w:t>
      </w:r>
      <w:r w:rsidRPr="49353E96" w:rsidR="3E56936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an insurance evaluation report.</w:t>
      </w:r>
      <w:r w:rsidRPr="49353E96" w:rsidR="4201EC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Insurance plans of care are created as part of the 1 hour of report writing following an evaluation with a family. </w:t>
      </w:r>
    </w:p>
    <w:p w:rsidR="736A7740" w:rsidP="7FEF55A8" w:rsidRDefault="736A7740" w14:paraId="1F4B6DF9" w14:textId="4056AA1A">
      <w:pPr>
        <w:pStyle w:val="ListParagraph"/>
        <w:numPr>
          <w:ilvl w:val="0"/>
          <w:numId w:val="8"/>
        </w:numPr>
        <w:bidi w:val="0"/>
        <w:spacing w:before="0" w:beforeAutospacing="off" w:after="15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7FEF55A8" w:rsidR="74C8CE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View an example of an</w:t>
      </w:r>
      <w:r w:rsidRPr="7FEF55A8" w:rsidR="74C8CE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hyperlink r:id="R11754e26cc3a4686">
        <w:r w:rsidRPr="7FEF55A8" w:rsidR="74C8CE76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Insurance Plan of Care here.</w:t>
        </w:r>
      </w:hyperlink>
    </w:p>
    <w:p w:rsidR="49353E96" w:rsidP="49353E96" w:rsidRDefault="49353E96" w14:paraId="5D1DC3F9" w14:textId="4D19E106">
      <w:pPr>
        <w:bidi w:val="0"/>
        <w:spacing w:before="0" w:beforeAutospacing="off" w:after="150" w:afterAutospacing="off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4A51F241" w:rsidP="7FEF55A8" w:rsidRDefault="4A51F241" w14:paraId="1BE0DD4D" w14:textId="3D5D2D39">
      <w:pPr>
        <w:bidi w:val="0"/>
        <w:spacing w:before="0" w:beforeAutospacing="off" w:after="150" w:afterAutospacing="off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u w:val="none"/>
          <w:lang w:val="en-US"/>
          <w:rPrChange w:author="Kelly Fitzpatrick" w:date="2026-10-13T11:10:37.691Z" w:id="1274058078">
            <w:rPr>
              <w:rFonts w:ascii="Aptos" w:hAnsi="Aptos" w:eastAsia="Aptos" w:cs="Aptos" w:asciiTheme="minorAscii" w:hAnsiTheme="minorAscii" w:eastAsiaTheme="minorAscii" w:cstheme="minorAscii"/>
              <w:b w:val="0"/>
              <w:bCs w:val="0"/>
              <w:i w:val="1"/>
              <w:iCs w:val="1"/>
              <w:caps w:val="0"/>
              <w:smallCaps w:val="0"/>
              <w:noProof w:val="0"/>
              <w:color w:val="333333"/>
              <w:sz w:val="24"/>
              <w:szCs w:val="24"/>
              <w:u w:val="single"/>
              <w:lang w:val="en-US"/>
            </w:rPr>
          </w:rPrChange>
        </w:rPr>
      </w:pPr>
      <w:r w:rsidRPr="7FEF55A8" w:rsidR="77AE3DB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u w:val="single"/>
          <w:lang w:val="en-US"/>
        </w:rPr>
        <w:t>Visits with Multiple Notes</w:t>
      </w:r>
      <w:ins w:author="Kelly Fitzpatrick" w:date="2026-10-13T11:10:59.071Z" w16du:dateUtc="2026-10-13T11:10:59.071Z" w:id="1247956534">
        <w:r w:rsidRPr="7FEF55A8" w:rsidR="329CB215">
          <w:rPr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333333"/>
            <w:sz w:val="24"/>
            <w:szCs w:val="24"/>
            <w:u w:val="none"/>
            <w:lang w:val="en-US"/>
          </w:rPr>
          <w:t xml:space="preserve">: Use this </w:t>
        </w:r>
      </w:ins>
      <w:ins w:author="Kelly Fitzpatrick" w:date="2026-10-13T11:11:48.184Z" w16du:dateUtc="2026-10-13T11:11:48.184Z" w:id="1775543853">
        <w:r w:rsidRPr="7FEF55A8" w:rsidR="329CB215">
          <w:rPr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333333"/>
            <w:sz w:val="24"/>
            <w:szCs w:val="24"/>
            <w:u w:val="none"/>
            <w:lang w:val="en-US"/>
          </w:rPr>
          <w:t xml:space="preserve">when you are doing a Periodic </w:t>
        </w:r>
        <w:r w:rsidRPr="7FEF55A8" w:rsidR="329CB215">
          <w:rPr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333333"/>
            <w:sz w:val="24"/>
            <w:szCs w:val="24"/>
            <w:u w:val="none"/>
            <w:lang w:val="en-US"/>
          </w:rPr>
          <w:t>Review</w:t>
        </w:r>
        <w:r w:rsidRPr="7FEF55A8" w:rsidR="329CB215">
          <w:rPr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333333"/>
            <w:sz w:val="24"/>
            <w:szCs w:val="24"/>
            <w:u w:val="none"/>
            <w:lang w:val="en-US"/>
          </w:rPr>
          <w:t xml:space="preserve"> and you are documenting Global Outcomes, as an example. You would have your regular EI treatment note wit</w:t>
        </w:r>
        <w:r w:rsidRPr="7FEF55A8" w:rsidR="6AA3C0AB">
          <w:rPr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333333"/>
            <w:sz w:val="24"/>
            <w:szCs w:val="24"/>
            <w:u w:val="none"/>
            <w:lang w:val="en-US"/>
          </w:rPr>
          <w:t xml:space="preserve">h the Global Outcomes Summary note linked. </w:t>
        </w:r>
      </w:ins>
    </w:p>
    <w:p w:rsidR="4A51F241" w:rsidP="49353E96" w:rsidRDefault="4A51F241" w14:paraId="67165BB5" w14:textId="5C010E3F">
      <w:pPr>
        <w:pStyle w:val="ListParagraph"/>
        <w:numPr>
          <w:ilvl w:val="0"/>
          <w:numId w:val="1"/>
        </w:numPr>
        <w:bidi w:val="0"/>
        <w:spacing w:before="0" w:beforeAutospacing="off" w:after="18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9353E96" w:rsidR="4A51F2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Go to </w:t>
      </w:r>
      <w:r w:rsidRPr="49353E96" w:rsidR="4A51F24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Lists</w:t>
      </w:r>
      <w:r w:rsidRPr="49353E96" w:rsidR="4A51F2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-&gt; </w:t>
      </w:r>
      <w:r w:rsidRPr="49353E96" w:rsidR="4A51F24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Clients</w:t>
      </w:r>
      <w:r w:rsidRPr="49353E96" w:rsidR="4A51F2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and open the client's profile.</w:t>
      </w:r>
    </w:p>
    <w:p w:rsidR="4A51F241" w:rsidP="49353E96" w:rsidRDefault="4A51F241" w14:paraId="6E9FC87F" w14:textId="33102F4B">
      <w:pPr>
        <w:pStyle w:val="ListParagraph"/>
        <w:numPr>
          <w:ilvl w:val="0"/>
          <w:numId w:val="1"/>
        </w:numPr>
        <w:bidi w:val="0"/>
        <w:spacing w:before="0" w:beforeAutospacing="off" w:after="18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9353E96" w:rsidR="4A51F2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Click the green </w:t>
      </w:r>
      <w:r w:rsidRPr="49353E96" w:rsidR="4A51F24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+</w:t>
      </w:r>
      <w:r w:rsidRPr="49353E96" w:rsidR="4A51F2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button on the client's timeline and select </w:t>
      </w:r>
      <w:r w:rsidRPr="49353E96" w:rsidR="4A51F24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Create New Note</w:t>
      </w:r>
      <w:r w:rsidRPr="49353E96" w:rsidR="4A51F2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w:rsidR="4A51F241" w:rsidP="49353E96" w:rsidRDefault="4A51F241" w14:paraId="5A6AFC08" w14:textId="25070191">
      <w:pPr>
        <w:pStyle w:val="ListParagraph"/>
        <w:numPr>
          <w:ilvl w:val="0"/>
          <w:numId w:val="1"/>
        </w:numPr>
        <w:bidi w:val="0"/>
        <w:spacing w:before="0" w:beforeAutospacing="off" w:after="18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9353E96" w:rsidR="4A51F2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Choose your desired note template and complete the note.</w:t>
      </w:r>
    </w:p>
    <w:p w:rsidR="4A51F241" w:rsidP="49353E96" w:rsidRDefault="4A51F241" w14:paraId="7C51BCC0" w14:textId="6E27B40E">
      <w:pPr>
        <w:pStyle w:val="ListParagraph"/>
        <w:numPr>
          <w:ilvl w:val="0"/>
          <w:numId w:val="1"/>
        </w:numPr>
        <w:bidi w:val="0"/>
        <w:spacing w:before="0" w:beforeAutospacing="off" w:after="18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FEF55A8" w:rsidR="77AE3DB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To link this new note to the appointment, click </w:t>
      </w:r>
      <w:r w:rsidRPr="7FEF55A8" w:rsidR="77AE3DBA">
        <w:rPr>
          <w:rFonts w:ascii="Aptos" w:hAnsi="Aptos" w:eastAsia="Aptos" w:cs="Aptos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More</w:t>
      </w:r>
      <w:r w:rsidRPr="7FEF55A8" w:rsidR="77AE3DB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-&gt; </w:t>
      </w:r>
      <w:r w:rsidRPr="7FEF55A8" w:rsidR="77AE3DBA">
        <w:rPr>
          <w:rFonts w:ascii="Aptos" w:hAnsi="Aptos" w:eastAsia="Aptos" w:cs="Aptos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Link Appointment</w:t>
      </w:r>
      <w:r w:rsidRPr="7FEF55A8" w:rsidR="77AE3DB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on the note and select the specific appointment.</w:t>
      </w:r>
    </w:p>
    <w:p w:rsidR="7FEF55A8" w:rsidP="7FEF55A8" w:rsidRDefault="7FEF55A8" w14:paraId="75E03A2B" w14:textId="1FA3EFFB">
      <w:pPr>
        <w:pStyle w:val="ListParagraph"/>
        <w:bidi w:val="0"/>
        <w:spacing w:before="0" w:beforeAutospacing="off" w:after="180" w:afterAutospacing="off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49353E96" w:rsidP="49353E96" w:rsidRDefault="49353E96" w14:paraId="3B80D4D9" w14:textId="6A80980E">
      <w:pPr>
        <w:bidi w:val="0"/>
        <w:spacing w:before="0" w:beforeAutospacing="off" w:after="15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49353E96" w:rsidP="49353E96" w:rsidRDefault="49353E96" w14:paraId="74F5B549" w14:textId="69C399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9353E96" w:rsidP="49353E96" w:rsidRDefault="49353E96" w14:paraId="453954D2" w14:textId="47D5FE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9353E96" w:rsidRDefault="49353E96" w14:paraId="6B1E2732" w14:textId="28AB47A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25764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2ed9a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d42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8fcf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85a3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57c325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7230c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5c7e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FEE680"/>
    <w:rsid w:val="010C78A4"/>
    <w:rsid w:val="01393D6F"/>
    <w:rsid w:val="0186E7C2"/>
    <w:rsid w:val="0242B006"/>
    <w:rsid w:val="03365C36"/>
    <w:rsid w:val="04F469FA"/>
    <w:rsid w:val="06E49306"/>
    <w:rsid w:val="0787DB68"/>
    <w:rsid w:val="08CB2C57"/>
    <w:rsid w:val="0919AFA3"/>
    <w:rsid w:val="0932107E"/>
    <w:rsid w:val="0A1603FA"/>
    <w:rsid w:val="0B8813D1"/>
    <w:rsid w:val="0C70EAF5"/>
    <w:rsid w:val="0D8BD4FF"/>
    <w:rsid w:val="10943613"/>
    <w:rsid w:val="11423E31"/>
    <w:rsid w:val="128A9382"/>
    <w:rsid w:val="136E6326"/>
    <w:rsid w:val="1782D4B6"/>
    <w:rsid w:val="1883806C"/>
    <w:rsid w:val="19855367"/>
    <w:rsid w:val="1A1ECDF9"/>
    <w:rsid w:val="1E6C8A4B"/>
    <w:rsid w:val="1F941839"/>
    <w:rsid w:val="206E3467"/>
    <w:rsid w:val="21C07A10"/>
    <w:rsid w:val="24C9F301"/>
    <w:rsid w:val="258209F4"/>
    <w:rsid w:val="258CECAD"/>
    <w:rsid w:val="28C2EBB3"/>
    <w:rsid w:val="2DFCB1DD"/>
    <w:rsid w:val="30C68CB3"/>
    <w:rsid w:val="316E575F"/>
    <w:rsid w:val="31FEE680"/>
    <w:rsid w:val="329CB215"/>
    <w:rsid w:val="33213D92"/>
    <w:rsid w:val="35EC5595"/>
    <w:rsid w:val="367022B0"/>
    <w:rsid w:val="37931C14"/>
    <w:rsid w:val="3BBEF57F"/>
    <w:rsid w:val="3C3C2DC8"/>
    <w:rsid w:val="3D587DD6"/>
    <w:rsid w:val="3E4C8B1D"/>
    <w:rsid w:val="3E569367"/>
    <w:rsid w:val="3EA05D68"/>
    <w:rsid w:val="40E564B7"/>
    <w:rsid w:val="4117B7E4"/>
    <w:rsid w:val="4201ECD1"/>
    <w:rsid w:val="43218221"/>
    <w:rsid w:val="44391445"/>
    <w:rsid w:val="46A2A432"/>
    <w:rsid w:val="46EAE597"/>
    <w:rsid w:val="489F4114"/>
    <w:rsid w:val="49353E96"/>
    <w:rsid w:val="499A0D24"/>
    <w:rsid w:val="4A51F241"/>
    <w:rsid w:val="4A96BE70"/>
    <w:rsid w:val="4B532EBD"/>
    <w:rsid w:val="4B581236"/>
    <w:rsid w:val="4C5E7236"/>
    <w:rsid w:val="4CD6181A"/>
    <w:rsid w:val="510B2AE1"/>
    <w:rsid w:val="5245B478"/>
    <w:rsid w:val="53DDEAAD"/>
    <w:rsid w:val="545B49B7"/>
    <w:rsid w:val="5565E9B1"/>
    <w:rsid w:val="56E7F4CD"/>
    <w:rsid w:val="5AB9A047"/>
    <w:rsid w:val="5B6CFDE2"/>
    <w:rsid w:val="5C11C163"/>
    <w:rsid w:val="5C8EB7E8"/>
    <w:rsid w:val="5EDDA3F8"/>
    <w:rsid w:val="5F6B55F0"/>
    <w:rsid w:val="5FD7AC69"/>
    <w:rsid w:val="5FF42DD6"/>
    <w:rsid w:val="60324C68"/>
    <w:rsid w:val="612663BA"/>
    <w:rsid w:val="62A6CCE2"/>
    <w:rsid w:val="6671DCF1"/>
    <w:rsid w:val="685EE89C"/>
    <w:rsid w:val="68930E5F"/>
    <w:rsid w:val="68E524AF"/>
    <w:rsid w:val="690F1C1B"/>
    <w:rsid w:val="695A6609"/>
    <w:rsid w:val="6A4722CD"/>
    <w:rsid w:val="6AA3C0AB"/>
    <w:rsid w:val="6AFEEECF"/>
    <w:rsid w:val="6E2BB32E"/>
    <w:rsid w:val="6FB9C0BB"/>
    <w:rsid w:val="7003C45F"/>
    <w:rsid w:val="7114DF10"/>
    <w:rsid w:val="736A7740"/>
    <w:rsid w:val="73EFB456"/>
    <w:rsid w:val="74C8CE76"/>
    <w:rsid w:val="75741064"/>
    <w:rsid w:val="75E85977"/>
    <w:rsid w:val="76E08B34"/>
    <w:rsid w:val="77AE3DBA"/>
    <w:rsid w:val="783E92FB"/>
    <w:rsid w:val="7ACD63AF"/>
    <w:rsid w:val="7BA67DE4"/>
    <w:rsid w:val="7F53F42A"/>
    <w:rsid w:val="7F7BFB70"/>
    <w:rsid w:val="7FEF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81930"/>
  <w15:chartTrackingRefBased/>
  <w15:docId w15:val="{BFA799F5-6745-40DC-B661-81FF6F031F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9353E96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9353E9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mmeco031-my.sharepoint.com/:x:/g/personal/jenriat_emmeco_org/IQD7Q9Hyt3WJQpGnDdTopMHYAcf3t5wlNtlErWSzbZ3ISwI?e=GM4qT2" TargetMode="External" Id="R5ada889d65764741" /><Relationship Type="http://schemas.openxmlformats.org/officeDocument/2006/relationships/hyperlink" Target="https://emmeco031-my.sharepoint.com/:w:/g/personal/jenriat_emmeco_org/IQB6SWc5AwnFTZa7YOonYz_fASfH7aUIxEHre6yehjGAI0c?e=2kEOL4" TargetMode="External" Id="R0f963bae1f1047ac" /><Relationship Type="http://schemas.openxmlformats.org/officeDocument/2006/relationships/hyperlink" Target="https://emmeco031-my.sharepoint.com/:b:/g/personal/jenriat_emmeco_org/IQBScTQ-i2D0Sr7X37AyABcXASjbG2AtTMGtugPsDBxYAOU?e=qfjLz3" TargetMode="External" Id="R35ee6e9e495d4f72" /><Relationship Type="http://schemas.openxmlformats.org/officeDocument/2006/relationships/hyperlink" Target="https://docs.google.com/spreadsheets/d/1AkysbUYoJSXn0US_DHw-ZIkn22xU0d8l_99fEBy7NV8/edit?gid=1292800278#gid=1292800278" TargetMode="External" Id="R038c0394402a4f04" /><Relationship Type="http://schemas.openxmlformats.org/officeDocument/2006/relationships/hyperlink" Target="https://emmeco031-my.sharepoint.com/:b:/g/personal/jenriat_emmeco_org/IQDEeilMPN0BSItUNHlPJefQAeMmZ3-VlOJW7Jab5utMQeA?e=OzaykD" TargetMode="External" Id="R9028c5e5df5a4ca4" /><Relationship Type="http://schemas.openxmlformats.org/officeDocument/2006/relationships/numbering" Target="numbering.xml" Id="Rc325f94b7af1493e" /><Relationship Type="http://schemas.openxmlformats.org/officeDocument/2006/relationships/hyperlink" Target="https://emmeco031-my.sharepoint.com/:w:/g/personal/jenriat_emmeco_org/IQCApE4vO4sKS6kEQRLsa2QPAfbOaEq-eHOYMxySk6vQRXI?e=kZUv4P" TargetMode="External" Id="Ra3a34dfbfe1f4955" /><Relationship Type="http://schemas.openxmlformats.org/officeDocument/2006/relationships/hyperlink" Target="https://emmeco031-my.sharepoint.com/:w:/g/personal/jenriat_emmeco_org/IQDSmJZSNDfnSZaIeJg1w-o-ASapz2W8hcYxThXZ5otNVWU?e=WPNDBd" TargetMode="External" Id="Rf1cce74e71ac46fb" /><Relationship Type="http://schemas.openxmlformats.org/officeDocument/2006/relationships/hyperlink" Target="https://emmeco031-my.sharepoint.com/:w:/g/personal/jenriat_emmeco_org/IQDv_tyJBJxURYy_CujhleNYAdFsu87Fma_9_reqvHlHFWU?e=16B2gt" TargetMode="External" Id="R11754e26cc3a46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2026-10-11T12:53:46.9545732Z</dcterms:created>
  <dcterms:modified xsi:type="dcterms:W3CDTF">2026-10-13T11:11:53.1889346Z</dcterms:modified>
  <dc:creator>Jenny Riat</dc:creator>
  <lastModifiedBy>Kelly Fitzpatrick</lastModifiedBy>
</coreProperties>
</file>